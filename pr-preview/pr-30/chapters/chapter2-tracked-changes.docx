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8" w:name="theorem-like-divs"/>
    <w:p>
      <w:pPr>
        <w:pStyle w:val="Heading1"/>
      </w:pPr>
      <w:ins w:id="1016" w:author="PR Preview" w:date="2024-01-01T00:00:00Z">
        <w:r>
          <w:t xml:space="preserve">5. Theorem-like Divs</w:t>
        </w:r>
      </w:ins>
    </w:p>
    <w:bookmarkStart w:id="26" w:name="lem-sample"/>
    <w:p>
      <w:pPr>
        <w:pStyle w:val="FirstParagraph"/>
      </w:pPr>
      <w:ins w:id="1017" w:author="PR Preview" w:date="2024-01-01T00:00:00Z">
        <w:r>
          <w:rPr>
            <w:b/>
            <w:bCs/>
          </w:rPr>
          <w:t xml:space="preserve">Lemma 1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t xml:space="preserve">This is a sample lemma-style div using the variant class name</w:t>
        </w:r>
      </w:ins>
      <w:ins w:id="1017" w:author="PR Preview" w:date="2024-01-01T00:00:00Z">
        <w:r>
          <w:t xml:space="preserve"> </w:t>
        </w:r>
      </w:ins>
      <w:ins w:id="1017" w:author="PR Preview" w:date="2024-01-01T00:00:00Z">
        <w:r>
          <w:rPr>
            <w:rStyle w:val="VerbatimChar"/>
          </w:rPr>
          <w:t xml:space="preserve">lemma-proof</w:t>
        </w:r>
      </w:ins>
      <w:ins w:id="1017" w:author="PR Preview" w:date="2024-01-01T00:00:00Z">
        <w:r>
          <w:t xml:space="preserve">.</w:t>
        </w:r>
      </w:ins>
    </w:p>
    <w:bookmarkEnd w:id="26"/>
    <w:bookmarkStart w:id="27" w:name="cor-sample"/>
    <w:p>
      <w:pPr>
        <w:pStyle w:val="BodyText"/>
      </w:pPr>
      <w:ins w:id="1018" w:author="PR Preview" w:date="2024-01-01T00:00:00Z">
        <w:r>
          <w:rPr>
            <w:b/>
            <w:bCs/>
          </w:rPr>
          <w:t xml:space="preserve">Corollary 1</w:t>
        </w:r>
      </w:ins>
      <w:ins w:id="1018" w:author="PR Preview" w:date="2024-01-01T00:00:00Z">
        <w:r>
          <w:t xml:space="preserve"> </w:t>
        </w:r>
      </w:ins>
      <w:ins w:id="1018" w:author="PR Preview" w:date="2024-01-01T00:00:00Z">
        <w:r>
          <w:t xml:space="preserve">This is a sample corollary-style div using the standard class name</w:t>
        </w:r>
      </w:ins>
      <w:ins w:id="1018" w:author="PR Preview" w:date="2024-01-01T00:00:00Z">
        <w:r>
          <w:t xml:space="preserve"> </w:t>
        </w:r>
      </w:ins>
      <w:ins w:id="1018" w:author="PR Preview" w:date="2024-01-01T00:00:00Z">
        <w:r>
          <w:rPr>
            <w:rStyle w:val="VerbatimChar"/>
          </w:rPr>
          <w:t xml:space="preserve">corollary</w:t>
        </w:r>
      </w:ins>
      <w:ins w:id="1018" w:author="PR Preview" w:date="2024-01-01T00:00:00Z">
        <w:r>
          <w:t xml:space="preserve">.</w:t>
        </w:r>
      </w:ins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2026-04-22T02:14:02Z</dcterms:created>
  <dcterms:modified xsi:type="dcterms:W3CDTF">2026-04-22T02:14:02Z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