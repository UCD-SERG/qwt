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ins w:id="20" w:author="PR Preview" w:date="2024-01-01T00:00:00Z">
        <w:r>
          <w:rPr>
            <w:b/>
            <w:bCs/>
          </w:rPr>
          <w:t xml:space="preserve">Branch: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4-01-01T00:00:00Z">
        <w:r>
          <w:rPr>
            <w:b/>
            <w:bCs/>
          </w:rPr>
          <w:t xml:space="preserve">Commit: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5d1962d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4-01-01T00:00:00Z">
        <w:r>
          <w:rPr>
            <w:b/>
            <w:bCs/>
          </w:rPr>
          <w:t xml:space="preserve">Full commit hash: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5d1962deb609ec7e33762a94ce1c809d63b40afa</w:t>
        </w:r>
      </w:ins>
    </w:p>
    <w:p>
      <w:pPr>
        <w:pStyle w:val="Compact"/>
        <w:numPr>
          <w:ilvl w:val="0"/>
          <w:numId w:val="1001"/>
        </w:numPr>
      </w:pPr>
      <w:ins w:id="23" w:author="PR Preview" w:date="2024-01-01T00:00:00Z">
        <w:r>
          <w:rPr>
            <w:b/>
            <w:bCs/>
          </w:rPr>
          <w:t xml:space="preserve">Commit date: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2026-04-08 14:23:15 -0700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2026-04-08T21:25:47Z</dcterms:created>
  <dcterms:modified xsi:type="dcterms:W3CDTF">2026-04-08T21:25:47Z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