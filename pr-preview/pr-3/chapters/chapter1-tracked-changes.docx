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ins w:id="1018" w:author="PR Preview" w:date="2024-01-01T00:00:00Z">
        <w:r>
          <w:t xml:space="preserve">I’m adding some new content here:</w:t>
        </w:r>
      </w:ins>
    </w:p>
    <w:p>
      <w:pPr>
        <w:pStyle w:val="SourceCode"/>
      </w:pPr>
      <w:ins w:id="1019" w:author="PR Preview" w:date="2024-01-01T00:00:00Z">
        <w:r>
          <w:rPr>
            <w:rStyle w:val="DecValTok"/>
          </w:rPr>
          <w:t xml:space="preserve">1</w:t>
        </w:r>
      </w:ins>
      <w:ins w:id="1019" w:author="PR Preview" w:date="2024-01-01T00:00:00Z">
        <w:r>
          <w:rPr>
            <w:rStyle w:val="NormalTok"/>
          </w:rPr>
          <w:t xml:space="preserve"> </w:t>
        </w:r>
      </w:ins>
      <w:ins w:id="1019" w:author="PR Preview" w:date="2024-01-01T00:00:00Z">
        <w:r>
          <w:rPr>
            <w:rStyle w:val="SpecialCharTok"/>
          </w:rPr>
          <w:t xml:space="preserve">+</w:t>
        </w:r>
      </w:ins>
      <w:ins w:id="1019" w:author="PR Preview" w:date="2024-01-01T00:00:00Z">
        <w:r>
          <w:rPr>
            <w:rStyle w:val="NormalTok"/>
          </w:rPr>
          <w:t xml:space="preserve"> </w:t>
        </w:r>
      </w:ins>
      <w:ins w:id="1019" w:author="PR Preview" w:date="2024-01-01T00:00:00Z">
        <w:r>
          <w:rPr>
            <w:rStyle w:val="DecValTok"/>
          </w:rPr>
          <w:t xml:space="preserve">1</w:t>
        </w:r>
      </w:ins>
      <w:ins w:id="1019" w:author="PR Preview" w:date="2024-01-01T00:00:00Z">
        <w:r>
          <w:br/>
        </w:r>
      </w:ins>
      <w:ins w:id="1019" w:author="PR Preview" w:date="2024-01-01T00:00:00Z">
        <w:r>
          <w:rPr>
            <w:rStyle w:val="CommentTok"/>
          </w:rPr>
          <w:t xml:space="preserve">#&gt; [1] 2</w:t>
        </w:r>
      </w:ins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2026-04-07T01:17:17Z</dcterms:created>
  <dcterms:modified xsi:type="dcterms:W3CDTF">2026-04-07T01:17:17Z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