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ins w:id="1007" w:author="PR Preview" w:date="2024-01-01T00:00:00Z">
        <w:r>
          <w:t xml:space="preserve">Direct link to the equation anchor:</w:t>
        </w:r>
      </w:ins>
      <w:ins w:id="1007" w:author="PR Preview" w:date="2024-01-01T00:00:00Z">
        <w:r>
          <w:t xml:space="preserve"> </w:t>
        </w:r>
      </w:ins>
      <w:hyperlink w:anchor="eq-gaussian-integral">
        <w:r>
          <w:rPr>
            <w:rStyle w:val="Hyperlink"/>
          </w:rPr>
          <w:t xml:space="preserve">Equation</w:t>
        </w:r>
      </w:hyperlink>
      <w:ins w:id="1007" w:author="PR Preview" w:date="2024-01-01T00:00:00Z">
        <w:r>
          <w:t xml:space="preserve">.</w:t>
        </w:r>
      </w:ins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2026-04-22T06:33:59Z</dcterms:created>
  <dcterms:modified xsi:type="dcterms:W3CDTF">2026-04-22T06:33:59Z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